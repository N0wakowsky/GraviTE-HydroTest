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014E0" w14:textId="545AF354" w:rsidR="00A90A44" w:rsidRDefault="00A90A44" w:rsidP="00A90A44">
      <w:pPr>
        <w:rPr>
          <w:lang w:val="pl-PL"/>
        </w:rPr>
      </w:pPr>
      <w:r>
        <w:rPr>
          <w:lang w:val="pl-PL"/>
        </w:rPr>
        <w:fldChar w:fldCharType="begin"/>
      </w:r>
      <w:r>
        <w:rPr>
          <w:lang w:val="pl-PL"/>
        </w:rPr>
        <w:instrText>HYPERLINK "</w:instrText>
      </w:r>
      <w:r w:rsidRPr="00A90A44">
        <w:rPr>
          <w:lang w:val="pl-PL"/>
        </w:rPr>
        <w:instrText>https://refactoring.guru/pl/design-patterns</w:instrText>
      </w:r>
      <w:r>
        <w:rPr>
          <w:lang w:val="pl-PL"/>
        </w:rPr>
        <w:instrText>"</w:instrText>
      </w:r>
      <w:r>
        <w:rPr>
          <w:lang w:val="pl-PL"/>
        </w:rPr>
        <w:fldChar w:fldCharType="separate"/>
      </w:r>
      <w:r w:rsidRPr="001D44A0">
        <w:rPr>
          <w:rStyle w:val="Hipercze"/>
          <w:lang w:val="pl-PL"/>
        </w:rPr>
        <w:t>https://refactoring.guru/pl/design-patterns</w:t>
      </w:r>
      <w:r>
        <w:rPr>
          <w:lang w:val="pl-PL"/>
        </w:rPr>
        <w:fldChar w:fldCharType="end"/>
      </w:r>
    </w:p>
    <w:p w14:paraId="142CC43F" w14:textId="77777777" w:rsidR="00A90A44" w:rsidRDefault="00A90A44" w:rsidP="00A90A44">
      <w:pPr>
        <w:rPr>
          <w:lang w:val="pl-PL"/>
        </w:rPr>
      </w:pPr>
    </w:p>
    <w:p w14:paraId="346DFF27" w14:textId="04725744" w:rsidR="00F734CE" w:rsidRPr="001136DC" w:rsidRDefault="001347B6" w:rsidP="001347B6">
      <w:pPr>
        <w:pStyle w:val="Nagwek2"/>
        <w:rPr>
          <w:lang w:val="pl-PL"/>
        </w:rPr>
      </w:pPr>
      <w:proofErr w:type="spellStart"/>
      <w:r w:rsidRPr="001136DC">
        <w:rPr>
          <w:lang w:val="pl-PL"/>
        </w:rPr>
        <w:t>Worker</w:t>
      </w:r>
      <w:proofErr w:type="spellEnd"/>
      <w:r w:rsidRPr="001136DC">
        <w:rPr>
          <w:lang w:val="pl-PL"/>
        </w:rPr>
        <w:t xml:space="preserve"> </w:t>
      </w:r>
      <w:proofErr w:type="spellStart"/>
      <w:r w:rsidRPr="001136DC">
        <w:rPr>
          <w:lang w:val="pl-PL"/>
        </w:rPr>
        <w:t>pattern</w:t>
      </w:r>
      <w:proofErr w:type="spellEnd"/>
    </w:p>
    <w:p w14:paraId="5E6A7416" w14:textId="2985B238" w:rsidR="001347B6" w:rsidRDefault="001347B6" w:rsidP="001347B6">
      <w:pPr>
        <w:rPr>
          <w:lang w:val="pl-PL"/>
        </w:rPr>
      </w:pPr>
      <w:r w:rsidRPr="001347B6">
        <w:rPr>
          <w:lang w:val="pl-PL"/>
        </w:rPr>
        <w:t xml:space="preserve">Wzorzec projektowy zakłada podział zadań </w:t>
      </w:r>
      <w:r>
        <w:rPr>
          <w:lang w:val="pl-PL"/>
        </w:rPr>
        <w:t xml:space="preserve">pomiędzy wieloma „aktorami” (poszczególnymi elementami, jednostkami odpowiedzialnymi za wykonanie danego zadania) w celu uzyskania równoległego wykonywania zadanych czynności. Główny aktor „master </w:t>
      </w:r>
      <w:proofErr w:type="spellStart"/>
      <w:r>
        <w:rPr>
          <w:lang w:val="pl-PL"/>
        </w:rPr>
        <w:t>actor</w:t>
      </w:r>
      <w:proofErr w:type="spellEnd"/>
      <w:r>
        <w:rPr>
          <w:lang w:val="pl-PL"/>
        </w:rPr>
        <w:t>” zarządza zadaniami rozdzielając je pomiędzy poszczególnymi aktorami i odbierając ich wyniki. Jeśli zachodzi taka potrzeba, wzorzec projektowy zakłada dynamiczne tworzenie aktorów.</w:t>
      </w:r>
    </w:p>
    <w:p w14:paraId="330C3FA6" w14:textId="38B8B712" w:rsidR="001347B6" w:rsidRDefault="001347B6" w:rsidP="001347B6">
      <w:pPr>
        <w:pStyle w:val="Nagwek2"/>
        <w:rPr>
          <w:lang w:val="pl-PL"/>
        </w:rPr>
      </w:pPr>
      <w:proofErr w:type="spellStart"/>
      <w:r>
        <w:rPr>
          <w:lang w:val="pl-PL"/>
        </w:rPr>
        <w:t>Finite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state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machien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pattern</w:t>
      </w:r>
      <w:proofErr w:type="spellEnd"/>
    </w:p>
    <w:p w14:paraId="3118F57D" w14:textId="3456A197" w:rsidR="001347B6" w:rsidRDefault="001347B6" w:rsidP="001347B6">
      <w:pPr>
        <w:rPr>
          <w:lang w:val="pl-PL"/>
        </w:rPr>
      </w:pPr>
      <w:r>
        <w:rPr>
          <w:lang w:val="pl-PL"/>
        </w:rPr>
        <w:t>Wzorzec zakłada obsługę wykonywanych zadań wewnątrz maszyny stanów limitując w ten sposób akcje podejmowane przez kod do tych zdefiniowanych w maszynie stanów. W przypadku tego wzorca, aktor zmienia wykonywane czynności w zależności od stanu w którym się aktualnie znajduje. Jest przydatny przy obsłudze złożonych operacji.</w:t>
      </w:r>
    </w:p>
    <w:p w14:paraId="68332BE2" w14:textId="57CB740E" w:rsidR="001347B6" w:rsidRDefault="001347B6" w:rsidP="001347B6">
      <w:pPr>
        <w:pStyle w:val="Nagwek2"/>
        <w:rPr>
          <w:lang w:val="pl-PL"/>
        </w:rPr>
      </w:pPr>
      <w:r>
        <w:rPr>
          <w:lang w:val="pl-PL"/>
        </w:rPr>
        <w:t>Założenie działania aplikacji</w:t>
      </w:r>
    </w:p>
    <w:p w14:paraId="580BC6D6" w14:textId="3DBFACA0" w:rsidR="001347B6" w:rsidRDefault="001347B6" w:rsidP="001347B6">
      <w:pPr>
        <w:rPr>
          <w:lang w:val="pl-PL"/>
        </w:rPr>
      </w:pPr>
      <w:r>
        <w:rPr>
          <w:lang w:val="pl-PL"/>
        </w:rPr>
        <w:t>Aplikacja będzie działać w ramach dwóch aktorów: jednego do obsługi aplikacji okienkowej, drugiego do obsługi komunikacji z mikrokontrolerem. Wymiana danych będzie obejmować instrukcję włączania i wyłączania pomp oraz zaworów hydraulicznych z poziomu interfejsu graficznego oraz wysyłanie żądania przeprowadzenia procedury zaprogramowania pamięci instrukcji mikrokontrolera. Aktor obsługujący komunikację z mikrokontrolerem będzie odsyłał echo do aktora interfejsu graficznego informującego o pomyślnym przeprowadzeniu zadanej operacji.</w:t>
      </w:r>
    </w:p>
    <w:p w14:paraId="0DD85800" w14:textId="4855B9FC" w:rsidR="00875D34" w:rsidRDefault="001347B6" w:rsidP="00875D34">
      <w:pPr>
        <w:rPr>
          <w:lang w:val="pl-PL"/>
        </w:rPr>
      </w:pPr>
      <w:r>
        <w:rPr>
          <w:lang w:val="pl-PL"/>
        </w:rPr>
        <w:t>Aktor obsługujący komunikację będzie działać w trybie asynchronicznym, minimalizując zużycie zasobów w czasie oczekiwania na polecenie wysłania danych lub na dane odsyłane przez mikrokontroler.</w:t>
      </w:r>
      <w:r w:rsidR="009B7C1C">
        <w:rPr>
          <w:lang w:val="pl-PL"/>
        </w:rPr>
        <w:t xml:space="preserve"> </w:t>
      </w:r>
      <w:ins w:id="0" w:author="Kacper Nowakowski" w:date="2026-03-15T18:35:00Z" w16du:dateUtc="2026-03-15T17:35:00Z">
        <w:r w:rsidR="009B7C1C">
          <w:rPr>
            <w:lang w:val="pl-PL"/>
          </w:rPr>
          <w:t xml:space="preserve">Rozważyć wprowadzenie </w:t>
        </w:r>
        <w:proofErr w:type="spellStart"/>
        <w:r w:rsidR="009B7C1C">
          <w:rPr>
            <w:lang w:val="pl-PL"/>
          </w:rPr>
          <w:t>Typestate</w:t>
        </w:r>
        <w:proofErr w:type="spellEnd"/>
        <w:r w:rsidR="009B7C1C">
          <w:rPr>
            <w:lang w:val="pl-PL"/>
          </w:rPr>
          <w:t xml:space="preserve"> </w:t>
        </w:r>
        <w:proofErr w:type="spellStart"/>
        <w:r w:rsidR="009B7C1C">
          <w:rPr>
            <w:lang w:val="pl-PL"/>
          </w:rPr>
          <w:t>pattern</w:t>
        </w:r>
        <w:proofErr w:type="spellEnd"/>
        <w:r w:rsidR="009B7C1C">
          <w:rPr>
            <w:lang w:val="pl-PL"/>
          </w:rPr>
          <w:t xml:space="preserve"> </w:t>
        </w:r>
      </w:ins>
      <w:ins w:id="1" w:author="Kacper Nowakowski" w:date="2026-03-15T18:36:00Z" w16du:dateUtc="2026-03-15T17:36:00Z">
        <w:r w:rsidR="009B7C1C">
          <w:rPr>
            <w:lang w:val="pl-PL"/>
          </w:rPr>
          <w:t>–</w:t>
        </w:r>
      </w:ins>
      <w:ins w:id="2" w:author="Kacper Nowakowski" w:date="2026-03-15T18:35:00Z" w16du:dateUtc="2026-03-15T17:35:00Z">
        <w:r w:rsidR="009B7C1C">
          <w:rPr>
            <w:lang w:val="pl-PL"/>
          </w:rPr>
          <w:t xml:space="preserve"> </w:t>
        </w:r>
      </w:ins>
      <w:ins w:id="3" w:author="Kacper Nowakowski" w:date="2026-03-15T18:36:00Z" w16du:dateUtc="2026-03-15T17:36:00Z">
        <w:r w:rsidR="009B7C1C">
          <w:rPr>
            <w:lang w:val="pl-PL"/>
          </w:rPr>
          <w:t xml:space="preserve">czyli przypisywanie aktualnemu stanowi maszyny stanów zmiennej, np. zmiennej </w:t>
        </w:r>
        <w:proofErr w:type="spellStart"/>
        <w:r w:rsidR="009B7C1C">
          <w:rPr>
            <w:lang w:val="pl-PL"/>
          </w:rPr>
          <w:t>enum</w:t>
        </w:r>
        <w:proofErr w:type="spellEnd"/>
        <w:r w:rsidR="009B7C1C">
          <w:rPr>
            <w:lang w:val="pl-PL"/>
          </w:rPr>
          <w:t>.</w:t>
        </w:r>
      </w:ins>
    </w:p>
    <w:p w14:paraId="4C760108" w14:textId="3DE748FD" w:rsidR="00875D34" w:rsidRDefault="00875D34" w:rsidP="00875D34">
      <w:pPr>
        <w:pStyle w:val="Nagwek2"/>
        <w:rPr>
          <w:lang w:val="pl-PL"/>
        </w:rPr>
      </w:pPr>
      <w:r>
        <w:rPr>
          <w:lang w:val="pl-PL"/>
        </w:rPr>
        <w:t>Biblioteki</w:t>
      </w:r>
    </w:p>
    <w:p w14:paraId="17F5BA4E" w14:textId="6BB1440B" w:rsidR="00875D34" w:rsidRDefault="00875D34" w:rsidP="00875D34">
      <w:pPr>
        <w:pStyle w:val="Akapitzlist"/>
        <w:numPr>
          <w:ilvl w:val="0"/>
          <w:numId w:val="1"/>
        </w:numPr>
        <w:rPr>
          <w:lang w:val="pl-PL"/>
        </w:rPr>
      </w:pPr>
      <w:proofErr w:type="spellStart"/>
      <w:r>
        <w:rPr>
          <w:lang w:val="pl-PL"/>
        </w:rPr>
        <w:t>Egui</w:t>
      </w:r>
      <w:proofErr w:type="spellEnd"/>
    </w:p>
    <w:p w14:paraId="11351537" w14:textId="28022449" w:rsidR="00875D34" w:rsidRDefault="00875D34" w:rsidP="00875D34">
      <w:pPr>
        <w:pStyle w:val="Akapitzlist"/>
        <w:numPr>
          <w:ilvl w:val="0"/>
          <w:numId w:val="1"/>
        </w:numPr>
      </w:pPr>
      <w:proofErr w:type="spellStart"/>
      <w:r w:rsidRPr="00875D34">
        <w:t>Serialport</w:t>
      </w:r>
      <w:proofErr w:type="spellEnd"/>
      <w:r w:rsidRPr="00875D34">
        <w:t>/</w:t>
      </w:r>
      <w:proofErr w:type="spellStart"/>
      <w:r w:rsidRPr="00875D34">
        <w:t>tokio</w:t>
      </w:r>
      <w:proofErr w:type="spellEnd"/>
      <w:r w:rsidRPr="00875D34">
        <w:t>-serial (</w:t>
      </w:r>
      <w:proofErr w:type="spellStart"/>
      <w:r w:rsidRPr="00875D34">
        <w:t>tokio</w:t>
      </w:r>
      <w:proofErr w:type="spellEnd"/>
      <w:r w:rsidRPr="00875D34">
        <w:t>-serial j</w:t>
      </w:r>
      <w:r>
        <w:t xml:space="preserve">est </w:t>
      </w:r>
      <w:proofErr w:type="spellStart"/>
      <w:r>
        <w:t>asynchroniczne</w:t>
      </w:r>
      <w:proofErr w:type="spellEnd"/>
      <w:r>
        <w:t>)</w:t>
      </w:r>
    </w:p>
    <w:p w14:paraId="54848686" w14:textId="32C74CFC" w:rsidR="00875D34" w:rsidRDefault="00875D34" w:rsidP="00875D34">
      <w:pPr>
        <w:pStyle w:val="Akapitzlist"/>
        <w:numPr>
          <w:ilvl w:val="0"/>
          <w:numId w:val="1"/>
        </w:numPr>
      </w:pPr>
      <w:r>
        <w:t>Probe-</w:t>
      </w:r>
      <w:proofErr w:type="spellStart"/>
      <w:r>
        <w:t>rs</w:t>
      </w:r>
      <w:proofErr w:type="spellEnd"/>
    </w:p>
    <w:p w14:paraId="35F5F60B" w14:textId="2BF476AE" w:rsidR="00875D34" w:rsidRDefault="00875D34" w:rsidP="00875D34">
      <w:pPr>
        <w:rPr>
          <w:lang w:val="pl-PL"/>
        </w:rPr>
      </w:pPr>
      <w:r w:rsidRPr="00875D34">
        <w:rPr>
          <w:lang w:val="pl-PL"/>
        </w:rPr>
        <w:t xml:space="preserve">Najlepiej </w:t>
      </w:r>
      <w:proofErr w:type="spellStart"/>
      <w:r w:rsidRPr="00875D34">
        <w:rPr>
          <w:lang w:val="pl-PL"/>
        </w:rPr>
        <w:t>narazie</w:t>
      </w:r>
      <w:proofErr w:type="spellEnd"/>
      <w:r w:rsidRPr="00875D34">
        <w:rPr>
          <w:lang w:val="pl-PL"/>
        </w:rPr>
        <w:t xml:space="preserve"> zrezygnować z </w:t>
      </w:r>
      <w:proofErr w:type="spellStart"/>
      <w:r w:rsidRPr="00875D34">
        <w:rPr>
          <w:lang w:val="pl-PL"/>
        </w:rPr>
        <w:t>tokio</w:t>
      </w:r>
      <w:proofErr w:type="spellEnd"/>
      <w:r w:rsidRPr="00875D34">
        <w:rPr>
          <w:lang w:val="pl-PL"/>
        </w:rPr>
        <w:t xml:space="preserve"> i</w:t>
      </w:r>
      <w:r>
        <w:rPr>
          <w:lang w:val="pl-PL"/>
        </w:rPr>
        <w:t xml:space="preserve"> wykorzystać natywne instrumenty takie jak </w:t>
      </w:r>
      <w:proofErr w:type="spellStart"/>
      <w:r>
        <w:rPr>
          <w:lang w:val="pl-PL"/>
        </w:rPr>
        <w:t>std</w:t>
      </w:r>
      <w:proofErr w:type="spellEnd"/>
      <w:r>
        <w:rPr>
          <w:lang w:val="pl-PL"/>
        </w:rPr>
        <w:t>::</w:t>
      </w:r>
      <w:proofErr w:type="spellStart"/>
      <w:r>
        <w:rPr>
          <w:lang w:val="pl-PL"/>
        </w:rPr>
        <w:t>thread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std</w:t>
      </w:r>
      <w:proofErr w:type="spellEnd"/>
      <w:r>
        <w:rPr>
          <w:lang w:val="pl-PL"/>
        </w:rPr>
        <w:t>::</w:t>
      </w:r>
      <w:proofErr w:type="spellStart"/>
      <w:r>
        <w:rPr>
          <w:lang w:val="pl-PL"/>
        </w:rPr>
        <w:t>sync</w:t>
      </w:r>
      <w:proofErr w:type="spellEnd"/>
      <w:r>
        <w:rPr>
          <w:lang w:val="pl-PL"/>
        </w:rPr>
        <w:t>::</w:t>
      </w:r>
      <w:proofErr w:type="spellStart"/>
      <w:r>
        <w:rPr>
          <w:lang w:val="pl-PL"/>
        </w:rPr>
        <w:t>mpsc</w:t>
      </w:r>
      <w:proofErr w:type="spellEnd"/>
    </w:p>
    <w:p w14:paraId="728B02CD" w14:textId="4F32B2B9" w:rsidR="001136DC" w:rsidRPr="005D5B87" w:rsidRDefault="001136DC" w:rsidP="00875D34">
      <w:pPr>
        <w:rPr>
          <w:b/>
          <w:bCs/>
          <w:lang w:val="pl-PL"/>
        </w:rPr>
      </w:pPr>
      <w:r>
        <w:rPr>
          <w:lang w:val="pl-PL"/>
        </w:rPr>
        <w:t xml:space="preserve">Przemyśleć jak uzasadnić podział przycisków na trzy sekcje (zawory, piezo, pompy perystaltyczne) z różną ilością przycisków zależną od ilości </w:t>
      </w:r>
      <w:proofErr w:type="spellStart"/>
      <w:r>
        <w:rPr>
          <w:lang w:val="pl-PL"/>
        </w:rPr>
        <w:t>aktuatorów</w:t>
      </w:r>
      <w:proofErr w:type="spellEnd"/>
      <w:r>
        <w:rPr>
          <w:lang w:val="pl-PL"/>
        </w:rPr>
        <w:t xml:space="preserve"> (znaleźć odpowiedni design </w:t>
      </w:r>
      <w:proofErr w:type="spellStart"/>
      <w:r>
        <w:rPr>
          <w:lang w:val="pl-PL"/>
        </w:rPr>
        <w:t>pattern</w:t>
      </w:r>
      <w:proofErr w:type="spellEnd"/>
      <w:r>
        <w:rPr>
          <w:lang w:val="pl-PL"/>
        </w:rPr>
        <w:t>)</w:t>
      </w:r>
      <w:r w:rsidR="005D5B87">
        <w:rPr>
          <w:lang w:val="pl-PL"/>
        </w:rPr>
        <w:t xml:space="preserve"> </w:t>
      </w:r>
      <w:hyperlink r:id="rId5" w:history="1">
        <w:r w:rsidR="005D5B87" w:rsidRPr="005D5B87">
          <w:rPr>
            <w:rStyle w:val="Hipercze"/>
            <w:b/>
            <w:bCs/>
            <w:lang w:val="pl-PL"/>
          </w:rPr>
          <w:t>WYKORZYSTAĆ WZÓR KOMPOZYT</w:t>
        </w:r>
      </w:hyperlink>
      <w:r w:rsidR="005D5B87">
        <w:rPr>
          <w:b/>
          <w:bCs/>
          <w:lang w:val="pl-PL"/>
        </w:rPr>
        <w:t xml:space="preserve"> </w:t>
      </w:r>
    </w:p>
    <w:p w14:paraId="1BEDB52B" w14:textId="38DB3B9B" w:rsidR="00A90A44" w:rsidRDefault="00A90A44" w:rsidP="00A90A44">
      <w:pPr>
        <w:pStyle w:val="Nagwek2"/>
        <w:rPr>
          <w:lang w:val="pl-PL"/>
        </w:rPr>
      </w:pPr>
      <w:r>
        <w:rPr>
          <w:lang w:val="pl-PL"/>
        </w:rPr>
        <w:t>Wątek GUI</w:t>
      </w:r>
    </w:p>
    <w:p w14:paraId="773BA960" w14:textId="7FB1043A" w:rsidR="002F6A49" w:rsidRDefault="002F6A49" w:rsidP="002F6A49">
      <w:pPr>
        <w:rPr>
          <w:lang w:val="pl-PL"/>
        </w:rPr>
      </w:pPr>
      <w:r>
        <w:rPr>
          <w:lang w:val="pl-PL"/>
        </w:rPr>
        <w:t xml:space="preserve">Wątek </w:t>
      </w:r>
      <w:proofErr w:type="spellStart"/>
      <w:r>
        <w:rPr>
          <w:lang w:val="pl-PL"/>
        </w:rPr>
        <w:t>gui</w:t>
      </w:r>
      <w:proofErr w:type="spellEnd"/>
      <w:r>
        <w:rPr>
          <w:lang w:val="pl-PL"/>
        </w:rPr>
        <w:t xml:space="preserve"> będzie realizowany w ramach wzorca kompozyt oraz budowniczy. Najmniejszym elementem składowym wątku będzie moduł przycisku. Będzie on przechowywał wszystkie atrybuty przycisku: nazwę, unikatowy kod odpowiadający </w:t>
      </w:r>
      <w:proofErr w:type="spellStart"/>
      <w:r>
        <w:rPr>
          <w:lang w:val="pl-PL"/>
        </w:rPr>
        <w:t>peryferium</w:t>
      </w:r>
      <w:proofErr w:type="spellEnd"/>
      <w:r>
        <w:rPr>
          <w:lang w:val="pl-PL"/>
        </w:rPr>
        <w:t xml:space="preserve"> (przesyłany do MCU) oraz stan (zapalenie koloru zielony-aktywny, czerwony-nieaktywny, </w:t>
      </w:r>
      <w:proofErr w:type="spellStart"/>
      <w:r>
        <w:rPr>
          <w:lang w:val="pl-PL"/>
        </w:rPr>
        <w:t>bezbarwny-brak</w:t>
      </w:r>
      <w:proofErr w:type="spellEnd"/>
      <w:r>
        <w:rPr>
          <w:lang w:val="pl-PL"/>
        </w:rPr>
        <w:t xml:space="preserve"> otrzymania </w:t>
      </w:r>
      <w:r>
        <w:rPr>
          <w:lang w:val="pl-PL"/>
        </w:rPr>
        <w:lastRenderedPageBreak/>
        <w:t xml:space="preserve">sygnału echo). Przyciski będą składać się na moduły realizujące sterowanie daną funkcjonalnością. Aplikacja </w:t>
      </w:r>
      <w:proofErr w:type="spellStart"/>
      <w:r>
        <w:rPr>
          <w:lang w:val="pl-PL"/>
        </w:rPr>
        <w:t>gui</w:t>
      </w:r>
      <w:proofErr w:type="spellEnd"/>
      <w:r>
        <w:rPr>
          <w:lang w:val="pl-PL"/>
        </w:rPr>
        <w:t xml:space="preserve"> będzie składać się z modułów:</w:t>
      </w:r>
    </w:p>
    <w:p w14:paraId="1A878513" w14:textId="5864D8F1" w:rsidR="002F6A49" w:rsidRDefault="002F6A49" w:rsidP="002F6A49">
      <w:pPr>
        <w:pStyle w:val="Akapitzlist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Sterowania </w:t>
      </w:r>
      <w:proofErr w:type="spellStart"/>
      <w:r>
        <w:rPr>
          <w:lang w:val="pl-PL"/>
        </w:rPr>
        <w:t>aktuatorami</w:t>
      </w:r>
      <w:proofErr w:type="spellEnd"/>
      <w:r>
        <w:rPr>
          <w:lang w:val="pl-PL"/>
        </w:rPr>
        <w:t xml:space="preserve"> (połączenie trzech modułów dla zaworów (8 przycisków), </w:t>
      </w:r>
      <w:proofErr w:type="spellStart"/>
      <w:r>
        <w:rPr>
          <w:lang w:val="pl-PL"/>
        </w:rPr>
        <w:t>piezopomp</w:t>
      </w:r>
      <w:proofErr w:type="spellEnd"/>
      <w:r>
        <w:rPr>
          <w:lang w:val="pl-PL"/>
        </w:rPr>
        <w:t xml:space="preserve"> (4 przyciski) i pomp perystaltycznych (8 przycisków))</w:t>
      </w:r>
    </w:p>
    <w:p w14:paraId="792DCAB5" w14:textId="265EBA6A" w:rsidR="002F6A49" w:rsidRDefault="002F6A49" w:rsidP="002F6A49">
      <w:pPr>
        <w:pStyle w:val="Akapitzlist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Załączaniem ustalonych procedur testowych (pełna procedura oraz </w:t>
      </w:r>
      <w:proofErr w:type="spellStart"/>
      <w:r>
        <w:rPr>
          <w:lang w:val="pl-PL"/>
        </w:rPr>
        <w:t>autotest</w:t>
      </w:r>
      <w:proofErr w:type="spellEnd"/>
      <w:r>
        <w:rPr>
          <w:lang w:val="pl-PL"/>
        </w:rPr>
        <w:t xml:space="preserve"> membran)</w:t>
      </w:r>
    </w:p>
    <w:p w14:paraId="0BC5F94C" w14:textId="0C853A6F" w:rsidR="002F6A49" w:rsidRDefault="002F6A49" w:rsidP="002F6A49">
      <w:pPr>
        <w:pStyle w:val="Akapitzlist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Programowanie płytki sztywno ustalonym plikiem elf (w przypadku kiedy na płytce znajdowałby się inny </w:t>
      </w:r>
      <w:proofErr w:type="spellStart"/>
      <w:r>
        <w:rPr>
          <w:lang w:val="pl-PL"/>
        </w:rPr>
        <w:t>firmware</w:t>
      </w:r>
      <w:proofErr w:type="spellEnd"/>
      <w:r>
        <w:rPr>
          <w:lang w:val="pl-PL"/>
        </w:rPr>
        <w:t>)</w:t>
      </w:r>
    </w:p>
    <w:p w14:paraId="48257AE4" w14:textId="557AB927" w:rsidR="002F6A49" w:rsidRDefault="002F6A49" w:rsidP="002F6A49">
      <w:pPr>
        <w:pStyle w:val="Akapitzlist"/>
        <w:numPr>
          <w:ilvl w:val="0"/>
          <w:numId w:val="4"/>
        </w:numPr>
        <w:rPr>
          <w:lang w:val="pl-PL"/>
        </w:rPr>
      </w:pPr>
      <w:r>
        <w:rPr>
          <w:lang w:val="pl-PL"/>
        </w:rPr>
        <w:t>Wybór oraz połączenie z portem szeregowym</w:t>
      </w:r>
    </w:p>
    <w:p w14:paraId="7719FF0D" w14:textId="19BEE1E8" w:rsidR="002F6A49" w:rsidRDefault="002F6A49" w:rsidP="002F6A49">
      <w:pPr>
        <w:rPr>
          <w:lang w:val="pl-PL"/>
        </w:rPr>
      </w:pPr>
      <w:r>
        <w:rPr>
          <w:lang w:val="pl-PL"/>
        </w:rPr>
        <w:t xml:space="preserve">Sterowanie procedurami testowymi znajdowałby się na innej stronie </w:t>
      </w:r>
      <w:proofErr w:type="spellStart"/>
      <w:r>
        <w:rPr>
          <w:lang w:val="pl-PL"/>
        </w:rPr>
        <w:t>gui</w:t>
      </w:r>
      <w:proofErr w:type="spellEnd"/>
      <w:r>
        <w:rPr>
          <w:lang w:val="pl-PL"/>
        </w:rPr>
        <w:t xml:space="preserve"> (tzn. po przełączeniu „</w:t>
      </w:r>
      <w:proofErr w:type="spellStart"/>
      <w:r>
        <w:rPr>
          <w:lang w:val="pl-PL"/>
        </w:rPr>
        <w:t>widgetu</w:t>
      </w:r>
      <w:proofErr w:type="spellEnd"/>
      <w:r>
        <w:rPr>
          <w:lang w:val="pl-PL"/>
        </w:rPr>
        <w:t>”)</w:t>
      </w:r>
    </w:p>
    <w:p w14:paraId="0ACFA3EA" w14:textId="77777777" w:rsidR="002F6A49" w:rsidRPr="002F6A49" w:rsidRDefault="002F6A49" w:rsidP="002F6A49">
      <w:pPr>
        <w:rPr>
          <w:lang w:val="pl-PL"/>
        </w:rPr>
      </w:pPr>
    </w:p>
    <w:sectPr w:rsidR="002F6A49" w:rsidRPr="002F6A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0BEB"/>
    <w:multiLevelType w:val="hybridMultilevel"/>
    <w:tmpl w:val="D65C32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23D9E"/>
    <w:multiLevelType w:val="hybridMultilevel"/>
    <w:tmpl w:val="3C6C61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410814"/>
    <w:multiLevelType w:val="hybridMultilevel"/>
    <w:tmpl w:val="180E51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AB01B6"/>
    <w:multiLevelType w:val="hybridMultilevel"/>
    <w:tmpl w:val="98AA5D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217393">
    <w:abstractNumId w:val="3"/>
  </w:num>
  <w:num w:numId="2" w16cid:durableId="1160000440">
    <w:abstractNumId w:val="2"/>
  </w:num>
  <w:num w:numId="3" w16cid:durableId="232471493">
    <w:abstractNumId w:val="1"/>
  </w:num>
  <w:num w:numId="4" w16cid:durableId="166503995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cper Nowakowski">
    <w15:presenceInfo w15:providerId="AD" w15:userId="S::knowakow@student.agh.edu.pl::d14555a2-c242-4c06-aced-db842eb704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553"/>
    <w:rsid w:val="00075255"/>
    <w:rsid w:val="001136DC"/>
    <w:rsid w:val="001347B6"/>
    <w:rsid w:val="002F6A49"/>
    <w:rsid w:val="004C7802"/>
    <w:rsid w:val="00533909"/>
    <w:rsid w:val="005D5B87"/>
    <w:rsid w:val="007A5FC8"/>
    <w:rsid w:val="008364AD"/>
    <w:rsid w:val="00875D34"/>
    <w:rsid w:val="009B7C1C"/>
    <w:rsid w:val="00A90A44"/>
    <w:rsid w:val="00C05222"/>
    <w:rsid w:val="00D028AB"/>
    <w:rsid w:val="00D26B75"/>
    <w:rsid w:val="00E15553"/>
    <w:rsid w:val="00F7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26B2E"/>
  <w15:chartTrackingRefBased/>
  <w15:docId w15:val="{4F112638-4202-465D-BB0D-72B63FCAD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15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15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15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15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15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15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15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15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15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15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E15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15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1555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1555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1555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1555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1555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1555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15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15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15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15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15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1555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1555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1555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15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1555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15553"/>
    <w:rPr>
      <w:b/>
      <w:bCs/>
      <w:smallCaps/>
      <w:color w:val="0F4761" w:themeColor="accent1" w:themeShade="BF"/>
      <w:spacing w:val="5"/>
    </w:rPr>
  </w:style>
  <w:style w:type="paragraph" w:styleId="Poprawka">
    <w:name w:val="Revision"/>
    <w:hidden/>
    <w:uiPriority w:val="99"/>
    <w:semiHidden/>
    <w:rsid w:val="009B7C1C"/>
    <w:pPr>
      <w:spacing w:after="0" w:line="240" w:lineRule="auto"/>
    </w:pPr>
  </w:style>
  <w:style w:type="character" w:styleId="Hipercze">
    <w:name w:val="Hyperlink"/>
    <w:basedOn w:val="Domylnaczcionkaakapitu"/>
    <w:uiPriority w:val="99"/>
    <w:unhideWhenUsed/>
    <w:rsid w:val="00A90A44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90A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factoring.guru/pl/design-patterns/composi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1912</TotalTime>
  <Pages>2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Nowakowski</dc:creator>
  <cp:keywords/>
  <dc:description/>
  <cp:lastModifiedBy>Kacper Nowakowski</cp:lastModifiedBy>
  <cp:revision>7</cp:revision>
  <dcterms:created xsi:type="dcterms:W3CDTF">2026-03-15T12:38:00Z</dcterms:created>
  <dcterms:modified xsi:type="dcterms:W3CDTF">2026-03-16T20:49:00Z</dcterms:modified>
</cp:coreProperties>
</file>